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56152343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Housework Credits — User Guide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2021484375" w:line="240" w:lineRule="auto"/>
        <w:ind w:left="0" w:right="0" w:firstLine="0"/>
        <w:jc w:val="left"/>
        <w:rPr>
          <w:rFonts w:ascii="Arial" w:cs="Arial" w:eastAsia="Arial" w:hAnsi="Arial"/>
          <w:b w:val="0"/>
          <w:bCs w:val="0"/>
          <w:i w:val="1"/>
          <w:iCs w:val="1"/>
          <w:smallCaps w:val="0"/>
          <w:strike w:val="0"/>
          <w:color w:val="666666"/>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1"/>
          <w:szCs w:val="21"/>
          <w:u w:val="none"/>
          <w:shd w:fill="auto" w:val="clear"/>
          <w:vertAlign w:val="baseline"/>
          <w:rtl w:val="0"/>
        </w:rPr>
        <w:t xml:space="preserve">A simple credit-sharing app built on Mandala Chain Testnet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9931640625" w:line="240" w:lineRule="auto"/>
        <w:ind w:left="35.6600952148437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1. What this app is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6005859375" w:line="230.9073543548584" w:lineRule="auto"/>
        <w:ind w:left="13.339996337890625" w:right="70.804443359375" w:firstLine="3.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Housework Credits is a small app that lets three household accounts (for example Mom, Dad, and Kid) send credits  to each other to reward completed housework tasks. Every credit and every transfer is recorded permanently on a  public blockchain (Mandala Testnet), so nobody can secretly change the numbers.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7822265625" w:line="240" w:lineRule="auto"/>
        <w:ind w:left="13.339996337890625"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 link:</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7822265625" w:line="240" w:lineRule="auto"/>
        <w:ind w:left="13.339996337890625" w:right="0" w:firstLine="0"/>
        <w:jc w:val="left"/>
        <w:rPr>
          <w:sz w:val="20"/>
          <w:szCs w:val="20"/>
        </w:rPr>
      </w:pPr>
      <w:r w:rsidDel="00000000" w:rsidR="00000000" w:rsidRPr="00000000">
        <w:rPr>
          <w:sz w:val="20"/>
          <w:szCs w:val="20"/>
          <w:rtl w:val="0"/>
        </w:rPr>
        <w:t xml:space="preserve">2026-09-04</w:t>
      </w:r>
      <w:r w:rsidDel="00000000" w:rsidR="00000000" w:rsidRPr="00000000">
        <w:rPr>
          <w:sz w:val="20"/>
          <w:szCs w:val="20"/>
          <w:rtl w:val="0"/>
        </w:rPr>
        <w:t xml:space="preserve"> </w:t>
      </w:r>
      <w:r w:rsidDel="00000000" w:rsidR="00000000" w:rsidRPr="00000000">
        <w:rPr>
          <w:sz w:val="24"/>
          <w:szCs w:val="24"/>
          <w:rtl w:val="0"/>
        </w:rPr>
        <w:t xml:space="preserve">https://agent-6a981906dc73278--spontaneous-muffin-d0f871.netlify.app/</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009765625" w:line="240" w:lineRule="auto"/>
        <w:ind w:left="19.5401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Smart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ontract address: 0xd9A58757F89B936e8C63Be5DEe8eA46120334424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00341796875" w:line="240" w:lineRule="auto"/>
        <w:ind w:left="27.34008789062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2. What you need before starting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6005859375" w:line="240" w:lineRule="auto"/>
        <w:ind w:left="388.740081787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computer or phone with a web browser (Chrome or Edge recommended).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009765625" w:line="240" w:lineRule="auto"/>
        <w:ind w:left="388.740081787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MetaMask browser extension, which acts as your digital wallet.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4873046875" w:line="240" w:lineRule="auto"/>
        <w:ind w:left="388.740081787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small amount of KPGT (a free test token) to pay tiny network fees.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997314453125" w:line="240" w:lineRule="auto"/>
        <w:ind w:left="23.5000610351562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3. First-time setup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601806640625" w:line="240" w:lineRule="auto"/>
        <w:ind w:left="21.220092773437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3.1 Install MetaMask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0078125" w:line="240" w:lineRule="auto"/>
        <w:ind w:left="28.939971923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Go to metamask.io.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40" w:lineRule="auto"/>
        <w:ind w:left="20.140075683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Click Download and add the extension to your browser.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994873046875" w:line="240" w:lineRule="auto"/>
        <w:ind w:left="20.94009399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Create a new wallet and set a password.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40" w:lineRule="auto"/>
        <w:ind w:left="15.33996582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Write down the 12-word recovery phrase and keep it somewhere safe. Never share it with anyone.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99609375" w:line="240" w:lineRule="auto"/>
        <w:ind w:left="21.2200927734375" w:right="0" w:firstLine="0"/>
        <w:jc w:val="left"/>
        <w:rPr>
          <w:color w:val="2e74b5"/>
          <w:sz w:val="26"/>
          <w:szCs w:val="26"/>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3.2 Add the Mandala Testnet network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0078125" w:line="240" w:lineRule="auto"/>
        <w:ind w:left="17.1400451660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MetaMask does not know about Mandala Testnet by default, so it must be added manually: </w:t>
      </w:r>
    </w:p>
    <w:p w:rsidR="00000000" w:rsidDel="00000000" w:rsidP="00000000" w:rsidRDefault="00000000" w:rsidRPr="00000000" w14:paraId="00000014">
      <w:pPr>
        <w:widowControl w:val="0"/>
        <w:rPr/>
      </w:pPr>
      <w:r w:rsidDel="00000000" w:rsidR="00000000" w:rsidRPr="00000000">
        <w:rPr>
          <w:rtl w:val="0"/>
        </w:rPr>
        <w:t xml:space="preserve">go to hamburger menu at the top right, select Networks, select: Add a custom network.</w:t>
      </w:r>
    </w:p>
    <w:p w:rsidR="00000000" w:rsidDel="00000000" w:rsidP="00000000" w:rsidRDefault="00000000" w:rsidRPr="00000000" w14:paraId="00000015">
      <w:pPr>
        <w:widowControl w:val="0"/>
        <w:rPr/>
      </w:pPr>
      <w:r w:rsidDel="00000000" w:rsidR="00000000" w:rsidRPr="00000000">
        <w:rPr>
          <w:rtl w:val="0"/>
        </w:rPr>
      </w:r>
    </w:p>
    <w:tbl>
      <w:tblPr>
        <w:tblStyle w:val="Table1"/>
        <w:tblW w:w="9359.999542236328" w:type="dxa"/>
        <w:jc w:val="left"/>
        <w:tblInd w:w="6.3400268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000152587891"/>
        <w:gridCol w:w="4679.9993896484375"/>
        <w:tblGridChange w:id="0">
          <w:tblGrid>
            <w:gridCol w:w="4680.000152587891"/>
            <w:gridCol w:w="4679.9993896484375"/>
          </w:tblGrid>
        </w:tblGridChange>
      </w:tblGrid>
      <w:tr>
        <w:trPr>
          <w:cantSplit w:val="0"/>
          <w:trHeight w:val="2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998046875" w:right="0" w:firstLine="0"/>
              <w:jc w:val="left"/>
              <w:rPr>
                <w:rFonts w:ascii="Arial" w:cs="Arial" w:eastAsia="Arial" w:hAnsi="Arial"/>
                <w:b w:val="1"/>
                <w:bCs w:val="1"/>
                <w:i w:val="0"/>
                <w:iCs w:val="0"/>
                <w:smallCaps w:val="0"/>
                <w:strike w:val="0"/>
                <w:color w:val="000000"/>
                <w:sz w:val="19"/>
                <w:szCs w:val="19"/>
                <w:u w:val="none"/>
                <w:shd w:fill="efefe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efefef"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894775390625" w:right="0" w:firstLine="0"/>
              <w:jc w:val="left"/>
              <w:rPr>
                <w:rFonts w:ascii="Arial" w:cs="Arial" w:eastAsia="Arial" w:hAnsi="Arial"/>
                <w:b w:val="1"/>
                <w:bCs w:val="1"/>
                <w:i w:val="0"/>
                <w:iCs w:val="0"/>
                <w:smallCaps w:val="0"/>
                <w:strike w:val="0"/>
                <w:color w:val="000000"/>
                <w:sz w:val="19"/>
                <w:szCs w:val="19"/>
                <w:u w:val="none"/>
                <w:shd w:fill="efefe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efefef" w:val="clear"/>
                <w:vertAlign w:val="baseline"/>
                <w:rtl w:val="0"/>
              </w:rPr>
              <w:t xml:space="preserve">Value</w:t>
            </w:r>
          </w:p>
        </w:tc>
      </w:tr>
      <w:tr>
        <w:trPr>
          <w:cantSplit w:val="0"/>
          <w:trHeight w:val="2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0994873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Network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9887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Mandala Chain Testnet</w:t>
            </w:r>
            <w:r w:rsidDel="00000000" w:rsidR="00000000" w:rsidRPr="00000000">
              <w:rPr>
                <w:rtl w:val="0"/>
              </w:rPr>
            </w:r>
          </w:p>
        </w:tc>
      </w:tr>
      <w:tr>
        <w:trPr>
          <w:cantSplit w:val="0"/>
          <w:trHeight w:val="2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0994873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RPC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96582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https://rpc1-testnet.mandalachain.io</w:t>
            </w:r>
          </w:p>
        </w:tc>
      </w:tr>
      <w:tr>
        <w:trPr>
          <w:cantSplit w:val="0"/>
          <w:trHeight w:val="2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00695800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Chain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596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20011</w:t>
            </w:r>
          </w:p>
        </w:tc>
      </w:tr>
      <w:tr>
        <w:trPr>
          <w:cantSplit w:val="0"/>
          <w:trHeight w:val="2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00695800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Currency 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9887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KPGT</w:t>
            </w:r>
          </w:p>
        </w:tc>
      </w:tr>
      <w:tr>
        <w:trPr>
          <w:cantSplit w:val="0"/>
          <w:trHeight w:val="2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0994873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Block Explorer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96582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https://explorer.testnet.mandalachain.io</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00634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 MetaMask, open the network selector and choose Add network.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40" w:lineRule="auto"/>
        <w:ind w:left="19.94003295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Choose Add a network manually.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40" w:lineRule="auto"/>
        <w:ind w:left="24.5401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Fill in the values from the table above and save.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9991455078125" w:line="240" w:lineRule="auto"/>
        <w:ind w:left="21.220092773437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3.3 Get free KPGT from the faucet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7977294921875" w:line="240" w:lineRule="auto"/>
        <w:ind w:left="18.939971923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Copy your</w:t>
      </w:r>
      <w:ins w:author="Adrian Keet" w:id="0" w:date="2026-09-01T02:50:04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Ethereum or EVM</w:t>
        </w:r>
      </w:in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wallet address from MetaMask.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40" w:lineRule="auto"/>
        <w:ind w:left="17.74002075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Go to </w:t>
      </w:r>
      <w:hyperlink r:id="rId6">
        <w:r w:rsidDel="00000000" w:rsidR="00000000" w:rsidRPr="00000000">
          <w:rPr>
            <w:color w:val="0a0a0a"/>
            <w:sz w:val="24"/>
            <w:szCs w:val="24"/>
            <w:u w:val="single"/>
            <w:shd w:fill="fafafa" w:val="clear"/>
            <w:rtl w:val="0"/>
          </w:rPr>
          <w:t xml:space="preserve">faucet.mandalachain.io</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40" w:lineRule="auto"/>
        <w:ind w:left="28.939971923828125" w:right="0" w:firstLine="0"/>
        <w:jc w:val="left"/>
        <w:rPr>
          <w:ins w:author="Adrian Keet" w:id="1" w:date="2026-09-01T02:58:15Z"/>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Paste your address and claim free KPGT.</w:t>
      </w:r>
      <w:ins w:author="Adrian Keet" w:id="1" w:date="2026-09-01T02:58:15Z">
        <w:r w:rsidDel="00000000" w:rsidR="00000000" w:rsidRPr="00000000">
          <w:rPr>
            <w:rtl w:val="0"/>
          </w:rPr>
        </w:r>
      </w:ins>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40" w:lineRule="auto"/>
        <w:ind w:left="28.939971923828125" w:right="0" w:firstLine="0"/>
        <w:jc w:val="left"/>
        <w:rPr>
          <w:sz w:val="20"/>
          <w:szCs w:val="20"/>
          <w:rPrChange w:author="Adrian Keet" w:id="2" w:date="2026-09-01T02:58:15Z">
            <w:rPr>
              <w:rFonts w:ascii="Arial" w:cs="Arial" w:eastAsia="Arial" w:hAnsi="Arial"/>
              <w:b w:val="0"/>
              <w:bCs w:val="0"/>
              <w:i w:val="0"/>
              <w:iCs w:val="0"/>
              <w:smallCaps w:val="0"/>
              <w:strike w:val="0"/>
              <w:color w:val="000000"/>
              <w:sz w:val="20"/>
              <w:szCs w:val="20"/>
              <w:u w:val="none"/>
              <w:shd w:fill="auto" w:val="clear"/>
              <w:vertAlign w:val="baseline"/>
            </w:rPr>
          </w:rPrChang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010375976562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4. Using the app to check balances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6005859375" w:line="240" w:lineRule="auto"/>
        <w:ind w:left="28.939971923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Open the app link in your browser</w:t>
      </w:r>
      <w:ins w:author="Adrian Keet" w:id="3" w:date="2026-09-01T02:54:55Z">
        <w:r w:rsidDel="00000000" w:rsidR="00000000" w:rsidRPr="00000000">
          <w:rPr>
            <w:sz w:val="20"/>
            <w:szCs w:val="20"/>
            <w:rtl w:val="0"/>
            <w:rPrChange w:author="Adrian Keet" w:id="4" w:date="2026-09-01T02:54:55Z">
              <w:rPr>
                <w:rFonts w:ascii="Arial" w:cs="Arial" w:eastAsia="Arial" w:hAnsi="Arial"/>
                <w:b w:val="0"/>
                <w:bCs w:val="0"/>
                <w:i w:val="0"/>
                <w:iCs w:val="0"/>
                <w:smallCaps w:val="0"/>
                <w:strike w:val="0"/>
                <w:color w:val="000000"/>
                <w:sz w:val="20"/>
                <w:szCs w:val="20"/>
                <w:u w:val="none"/>
                <w:shd w:fill="auto" w:val="clear"/>
                <w:vertAlign w:val="baseline"/>
              </w:rPr>
            </w:rPrChange>
          </w:rPr>
          <w:t xml:space="preserve">: </w:t>
        </w:r>
      </w:ins>
      <w:del w:author="Adrian Keet" w:id="3" w:date="2026-09-01T02:54:55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delText xml:space="preserve">.</w:delText>
        </w:r>
      </w:de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4"/>
          <w:szCs w:val="24"/>
          <w:rtl w:val="0"/>
        </w:rPr>
        <w:t xml:space="preserve">https://agent-6a981906dc73278--spontaneous-muffin-d0f871.netlify.app/</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310.87657928466797" w:lineRule="auto"/>
        <w:ind w:left="28.939971923828125" w:right="852.6019287109375" w:firstLine="0"/>
        <w:jc w:val="left"/>
        <w:rPr>
          <w:ins w:author="Adrian Keet" w:id="5" w:date="2026-09-01T02:39:54Z"/>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Paste the contract address (0xd9A58757F89B936e8C63Be5DEe8eA46120334424) into the </w:t>
      </w:r>
      <w:r w:rsidDel="00000000" w:rsidR="00000000" w:rsidRPr="00000000">
        <w:rPr>
          <w:color w:val="2b2b22"/>
          <w:sz w:val="20"/>
          <w:szCs w:val="20"/>
          <w:rtl w:val="0"/>
        </w:rPr>
        <w:t xml:space="preserve">Smart contract address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field. </w:t>
      </w:r>
      <w:ins w:author="Adrian Keet" w:id="5" w:date="2026-09-01T02:39:54Z">
        <w:r w:rsidDel="00000000" w:rsidR="00000000" w:rsidRPr="00000000">
          <w:rPr>
            <w:rtl w:val="0"/>
          </w:rPr>
        </w:r>
      </w:ins>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310.87657928466797" w:lineRule="auto"/>
        <w:ind w:left="28.939971923828125" w:right="852.6019287109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Click Connect wallet &amp; load.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376953125" w:line="240" w:lineRule="auto"/>
        <w:ind w:left="28.939971923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Approve the connection request in MetaMask.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40" w:lineRule="auto"/>
        <w:ind w:left="28.939971923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The three accounts (Mom, Dad, Kid) appear with their current credit balances.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40" w:lineRule="auto"/>
        <w:ind w:left="13.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Anyone can complete these steps to view balances — no special permission is needed to look.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00341796875" w:line="240" w:lineRule="auto"/>
        <w:ind w:left="24.140014648437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5. Sending credits when you are one of the three accounts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6005859375" w:line="230.9073543548584" w:lineRule="auto"/>
        <w:ind w:left="19.54010009765625" w:right="448.0029296875" w:hanging="1.00006103515625"/>
        <w:jc w:val="left"/>
        <w:rPr>
          <w:sz w:val="20"/>
          <w:szCs w:val="20"/>
        </w:rPr>
      </w:pPr>
      <w:r w:rsidDel="00000000" w:rsidR="00000000" w:rsidRPr="00000000">
        <w:rPr>
          <w:sz w:val="20"/>
          <w:szCs w:val="20"/>
          <w:rtl w:val="0"/>
        </w:rPr>
        <w:t xml:space="preserve">For instructions to control one of the three accounts (Mom, Dad, or Kid) in your own MetaMask, please refer to: MetaMask_Import_Account_Guide.pdf</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6005859375" w:line="230.9073543548584" w:lineRule="auto"/>
        <w:ind w:left="18.5400390625" w:right="448.0029296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After you have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 one of the three accounts (Mom, Dad, or Kid) in your own MetaMask, sending credits is  simple: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7822265625" w:line="240" w:lineRule="auto"/>
        <w:ind w:left="28.939971923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In MetaMask, select the account you want to send from (for example, select Mom).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30.9073543548584" w:lineRule="auto"/>
        <w:ind w:left="19.54010009765625" w:right="401.00341796875" w:firstLine="9.399871826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Open the app and click Connect wallet &amp; load. The app connects using whichever account is currently  selected in MetaMask.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77001953125" w:line="310.87597846984863" w:lineRule="auto"/>
        <w:ind w:left="28.939971923828125" w:right="56.60278320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In the Send credits form, choose a recipient (a different account than yours), an amount, and a short reason. 19. Click Send.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376953125" w:line="310.87597846984863" w:lineRule="auto"/>
        <w:ind w:left="20.14007568359375" w:right="1457.0025634765625" w:firstLine="0"/>
        <w:jc w:val="left"/>
        <w:rPr>
          <w:ins w:author="Adrian Keet" w:id="6" w:date="2026-09-01T05:03:12Z"/>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MetaMask opens a confirmation window showing the small network fee. Click Confirm. </w:t>
      </w:r>
      <w:ins w:author="Adrian Keet" w:id="6" w:date="2026-09-01T05:03:12Z">
        <w:r w:rsidDel="00000000" w:rsidR="00000000" w:rsidRPr="00000000">
          <w:rPr>
            <w:rtl w:val="0"/>
          </w:rPr>
        </w:r>
      </w:ins>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376953125" w:line="310.87597846984863" w:lineRule="auto"/>
        <w:ind w:left="20.14007568359375" w:right="1457.0025634765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Wait a few seconds. The balances update automatically once the transaction is confirmed.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376953125" w:line="230.9073543548584" w:lineRule="auto"/>
        <w:ind w:left="17.740020751953125" w:right="412.203369140625" w:hanging="6.399993896484375"/>
        <w:jc w:val="left"/>
        <w:rPr>
          <w:ins w:author="Adrian Keet" w:id="7" w:date="2026-09-01T05:03:29Z"/>
          <w:rFonts w:ascii="Arial" w:cs="Arial" w:eastAsia="Arial" w:hAnsi="Arial"/>
          <w:b w:val="1"/>
          <w:bCs w:val="1"/>
          <w:i w:val="0"/>
          <w:iCs w:val="0"/>
          <w:smallCaps w:val="0"/>
          <w:strike w:val="0"/>
          <w:color w:val="a83a3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a83a3a"/>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a83a3a"/>
          <w:sz w:val="20"/>
          <w:szCs w:val="20"/>
          <w:u w:val="none"/>
          <w:shd w:fill="auto" w:val="clear"/>
          <w:vertAlign w:val="baseline"/>
          <w:rtl w:val="0"/>
        </w:rPr>
        <w:t xml:space="preserve">Sending to yourself will not show any visible change, since the balance leaves and returns to the same  account. Always choose a different recipient to see the transfer take effect.</w:t>
      </w:r>
      <w:ins w:author="Adrian Keet" w:id="7" w:date="2026-09-01T05:03:29Z">
        <w:r w:rsidDel="00000000" w:rsidR="00000000" w:rsidRPr="00000000">
          <w:rPr>
            <w:rtl w:val="0"/>
          </w:rPr>
        </w:r>
      </w:ins>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376953125" w:line="230.9073543548584" w:lineRule="auto"/>
        <w:ind w:left="17.740020751953125" w:right="412.203369140625" w:hanging="6.399993896484375"/>
        <w:jc w:val="left"/>
        <w:rPr>
          <w:b w:val="1"/>
          <w:bCs w:val="1"/>
          <w:color w:val="a83a3a"/>
          <w:sz w:val="20"/>
          <w:szCs w:val="20"/>
          <w:rPrChange w:author="Adrian Keet" w:id="8" w:date="2026-09-01T05:03:29Z">
            <w:rPr>
              <w:rFonts w:ascii="Arial" w:cs="Arial" w:eastAsia="Arial" w:hAnsi="Arial"/>
              <w:b w:val="1"/>
              <w:bCs w:val="1"/>
              <w:i w:val="0"/>
              <w:iCs w:val="0"/>
              <w:smallCaps w:val="0"/>
              <w:strike w:val="0"/>
              <w:color w:val="a83a3a"/>
              <w:sz w:val="20"/>
              <w:szCs w:val="20"/>
              <w:u w:val="none"/>
              <w:shd w:fill="auto" w:val="clear"/>
              <w:vertAlign w:val="baseline"/>
            </w:rPr>
          </w:rPrChang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6006469726562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6. Letting a new person send credits from another device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6005859375" w:line="230.90776920318604" w:lineRule="auto"/>
        <w:ind w:left="13.339996337890625" w:right="123.203125" w:firstLine="6.20010375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the three specific accounts registered in the smart contract are allowed to send credits. This permission is tied  to who holds the private key of each account — not to any particular person or device. So for a new person to send  credits from their own computer or phone, they need to control one of these three private keys in their own  MetaMask.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76513671875" w:line="240" w:lineRule="auto"/>
        <w:ind w:left="23.04000854492187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Step-by-step: adding a new person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0078125" w:line="240" w:lineRule="auto"/>
        <w:ind w:left="20.140075683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Decide which of the three roles the new person will use (for example, Dad).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40" w:lineRule="auto"/>
        <w:ind w:left="20.140075683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On your own computer, open MetaMask and select that account.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40" w:lineRule="auto"/>
        <w:ind w:left="20.140075683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Click the three dots next to the account name, then Account details.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1318359375" w:line="240" w:lineRule="auto"/>
        <w:ind w:left="20.140075683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Click Show private key and enter your MetaMask password.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40" w:lineRule="auto"/>
        <w:ind w:left="20.140075683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Copy the private key shown.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009765625" w:line="230.9073543548584" w:lineRule="auto"/>
        <w:ind w:left="14.54010009765625" w:right="168.603515625" w:hanging="3.2000732421875"/>
        <w:jc w:val="left"/>
        <w:rPr>
          <w:rFonts w:ascii="Arial" w:cs="Arial" w:eastAsia="Arial" w:hAnsi="Arial"/>
          <w:b w:val="1"/>
          <w:bCs w:val="1"/>
          <w:i w:val="0"/>
          <w:iCs w:val="0"/>
          <w:smallCaps w:val="0"/>
          <w:strike w:val="0"/>
          <w:color w:val="a83a3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a83a3a"/>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a83a3a"/>
          <w:sz w:val="20"/>
          <w:szCs w:val="20"/>
          <w:u w:val="none"/>
          <w:shd w:fill="auto" w:val="clear"/>
          <w:vertAlign w:val="baseline"/>
          <w:rtl w:val="0"/>
        </w:rPr>
        <w:t xml:space="preserve">Share this private key through a secure, private channel only (never by public message or email in plain  text). Anyone holding this key has full control of that account.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776123046875" w:line="230.9073543548584" w:lineRule="auto"/>
        <w:ind w:left="18.939971923828125" w:right="449.404296875" w:firstLine="1.20010375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The new person installs MetaMask on their own device, choosing Import an existing wallet instead of  creating a new one — or, if they already use MetaMask, they add this account via Import account.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776123046875" w:line="230.9073543548584" w:lineRule="auto"/>
        <w:ind w:left="17.140045166015625" w:right="522.6025390625" w:firstLine="3.00003051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They paste the private key you gave them. The account (for example, Dad) now appears in their own  MetaMask, showing its real, current balance.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77001953125" w:line="230.90798377990723" w:lineRule="auto"/>
        <w:ind w:left="13.339996337890625" w:right="132.801513671875" w:firstLine="6.800079345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They add the Mandala Testnet network to their MetaMask, using the same values shown in Section 3.2 of  this guide.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763916015625" w:line="230.90798377990723" w:lineRule="auto"/>
        <w:ind w:left="18.339996337890625" w:right="494.60205078125" w:firstLine="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If the account does not already have KPGT, they claim some from the faucet (Section 3.3), using this  account's address.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763916015625" w:line="230.9073543548584" w:lineRule="auto"/>
        <w:ind w:left="13.339996337890625" w:right="144.80224609375" w:firstLine="7.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They open the app link and click Connect wallet &amp; load. MetaMask will ask which account to connect —  they choose the imported account (for example, Dad).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776123046875" w:line="230.9073543548584" w:lineRule="auto"/>
        <w:ind w:left="15.540008544921875" w:right="273.4033203125" w:firstLine="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They can now use the Send credits form exactly as described in Section 5, sending and receiving credits  independently from their own device.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771240234375" w:line="240" w:lineRule="auto"/>
        <w:ind w:left="23.04000854492187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Summary table </w:t>
      </w:r>
    </w:p>
    <w:tbl>
      <w:tblPr>
        <w:tblStyle w:val="Table2"/>
        <w:tblW w:w="9359.999542236328" w:type="dxa"/>
        <w:jc w:val="left"/>
        <w:tblInd w:w="6.3400268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000152587891"/>
        <w:gridCol w:w="4679.9993896484375"/>
        <w:tblGridChange w:id="0">
          <w:tblGrid>
            <w:gridCol w:w="4680.000152587891"/>
            <w:gridCol w:w="4679.9993896484375"/>
          </w:tblGrid>
        </w:tblGridChange>
      </w:tblGrid>
      <w:tr>
        <w:trPr>
          <w:cantSplit w:val="0"/>
          <w:trHeight w:val="2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003784179688" w:right="0" w:firstLine="0"/>
              <w:jc w:val="left"/>
              <w:rPr>
                <w:rFonts w:ascii="Arial" w:cs="Arial" w:eastAsia="Arial" w:hAnsi="Arial"/>
                <w:b w:val="1"/>
                <w:bCs w:val="1"/>
                <w:i w:val="0"/>
                <w:iCs w:val="0"/>
                <w:smallCaps w:val="0"/>
                <w:strike w:val="0"/>
                <w:color w:val="000000"/>
                <w:sz w:val="19"/>
                <w:szCs w:val="19"/>
                <w:u w:val="none"/>
                <w:shd w:fill="efefe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efefef"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1943359375" w:right="0" w:firstLine="0"/>
              <w:jc w:val="left"/>
              <w:rPr>
                <w:rFonts w:ascii="Arial" w:cs="Arial" w:eastAsia="Arial" w:hAnsi="Arial"/>
                <w:b w:val="1"/>
                <w:bCs w:val="1"/>
                <w:i w:val="0"/>
                <w:iCs w:val="0"/>
                <w:smallCaps w:val="0"/>
                <w:strike w:val="0"/>
                <w:color w:val="000000"/>
                <w:sz w:val="19"/>
                <w:szCs w:val="19"/>
                <w:u w:val="none"/>
                <w:shd w:fill="efefe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efefef" w:val="clear"/>
                <w:vertAlign w:val="baseline"/>
                <w:rtl w:val="0"/>
              </w:rPr>
              <w:t xml:space="preserve">Done by</w:t>
            </w:r>
          </w:p>
        </w:tc>
      </w:tr>
      <w:tr>
        <w:trPr>
          <w:cantSplit w:val="0"/>
          <w:trHeight w:val="2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2994995117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Share the private key for a chosen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894775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You</w:t>
            </w:r>
          </w:p>
        </w:tc>
      </w:tr>
      <w:tr>
        <w:trPr>
          <w:cantSplit w:val="0"/>
          <w:trHeight w:val="2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Install MetaMask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19433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new person</w:t>
            </w:r>
          </w:p>
        </w:tc>
      </w:tr>
      <w:tr>
        <w:trPr>
          <w:cantSplit w:val="0"/>
          <w:trHeight w:val="2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 the account using the shared private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19433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new person</w:t>
            </w:r>
          </w:p>
        </w:tc>
      </w:tr>
      <w:tr>
        <w:trPr>
          <w:cantSplit w:val="0"/>
          <w:trHeight w:val="2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000244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 the Mandala Testnet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19433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new person</w:t>
            </w:r>
          </w:p>
        </w:tc>
      </w:tr>
      <w:tr>
        <w:trPr>
          <w:cantSplit w:val="0"/>
          <w:trHeight w:val="2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00695800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Claim KPGT from the faucet (if needed)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19433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new person</w:t>
            </w:r>
          </w:p>
        </w:tc>
      </w:tr>
      <w:tr>
        <w:trPr>
          <w:cantSplit w:val="0"/>
          <w:trHeight w:val="2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00695800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Connect to the app with that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19433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new person</w:t>
            </w:r>
          </w:p>
        </w:tc>
      </w:tr>
      <w:tr>
        <w:trPr>
          <w:cantSplit w:val="0"/>
          <w:trHeight w:val="2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2994995117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Send and receive credits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19433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new person, independently afterward</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6006469726562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7. Good to know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6005859375" w:line="240" w:lineRule="auto"/>
        <w:ind w:left="388.740081787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Viewing balances is always free and open to anyone with the contract address.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009765625" w:line="260.89550971984863" w:lineRule="auto"/>
        <w:ind w:left="388.7400817871094" w:right="63.204345703125" w:firstLine="0"/>
        <w:jc w:val="left"/>
        <w:rPr>
          <w:ins w:author="Adrian Keet" w:id="9" w:date="2026-09-01T05:05:47Z"/>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Sending credits costs a very small KPGT fee and only works from one of the three registered accounts. </w:t>
      </w:r>
      <w:ins w:author="Adrian Keet" w:id="9" w:date="2026-09-01T05:05:47Z">
        <w:r w:rsidDel="00000000" w:rsidR="00000000" w:rsidRPr="00000000">
          <w:rPr>
            <w:rtl w:val="0"/>
          </w:rPr>
        </w:r>
      </w:ins>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009765625" w:line="260.89550971984863" w:lineRule="auto"/>
        <w:ind w:left="388.7400817871094" w:right="63.20434570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Every transfer is permanently visible on the public block explorer (explorer.testnet.mandalachain.io) using  its transaction hash — this cannot be hidden or changed afterward.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707275390625" w:line="240" w:lineRule="auto"/>
        <w:ind w:left="388.740081787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This app currently runs on Mandala Testnet, using free test tokens with no real monetary value.</w:t>
      </w:r>
      <w:r w:rsidDel="00000000" w:rsidR="00000000" w:rsidRPr="00000000">
        <w:rPr>
          <w:rtl w:val="0"/>
        </w:rPr>
      </w:r>
    </w:p>
    <w:sectPr>
      <w:pgSz w:h="15840" w:w="12240" w:orient="portrait"/>
      <w:pgMar w:bottom="2471.0000610351562" w:top="1418.00048828125" w:left="1430.6599426269531" w:right="1443.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aucet.mandalachai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